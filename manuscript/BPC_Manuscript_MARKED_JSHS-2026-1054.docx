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keepNext/>
      </w:pPr>
      <w:r>
        <w:rPr>
          <w:rFonts w:ascii="Times New Roman" w:hAnsi="Times New Roman" w:cs="Times New Roman"/>
          <w:b/>
          <w:sz w:val="26"/>
          <w:szCs w:val="26"/>
        </w:rPr>
        <w:t xml:space="preserve">MARKED COPY — Manuscript with tracked changes (JSHS-2026-1054)</w:t>
      </w:r>
    </w:p>
    <w:p>
      <w:pPr>
        <w:spacing w:after="160" w:line="276" w:lineRule="auto"/>
      </w:pPr>
      <w:r>
        <w:rPr>
          <w:rFonts w:ascii="Times New Roman" w:hAnsi="Times New Roman" w:cs="Times New Roman"/>
          <w:sz w:val="20"/>
          <w:szCs w:val="20"/>
        </w:rPr>
        <w:t xml:space="preserve">This marked copy reproduces the manuscript text (Abstract through Conclusions) with revisions shown as Word tracked changes. Citation numbers are retained as in the source; figures/tables added in revision are referred to as “Table 2 (new)” and “Figure 2 (new)”. Formatting is simplified relative to the submission file.</w:t>
      </w:r>
    </w:p>
    <w:p>
      <w:pPr>
        <w:spacing w:before="240" w:after="120"/>
        <w:keepNext/>
      </w:pPr>
      <w:r>
        <w:rPr>
          <w:rFonts w:ascii="Times New Roman" w:hAnsi="Times New Roman" w:cs="Times New Roman"/>
          <w:b/>
          <w:sz w:val="26"/>
          <w:szCs w:val="26"/>
        </w:rPr>
        <w:t xml:space="preserve">Title</w:t>
      </w:r>
    </w:p>
    <w:p>
      <w:pPr>
        <w:spacing w:after="160" w:line="276" w:lineRule="auto"/>
      </w:pPr>
      <w:r>
        <w:rPr>
          <w:rFonts w:ascii="Times New Roman" w:hAnsi="Times New Roman" w:cs="Times New Roman"/>
          <w:b/>
          <w:sz w:val="24"/>
          <w:szCs w:val="24"/>
        </w:rPr>
        <w:t xml:space="preserve">Multidimensional Decline in Daily Steps, Walking Time, and Peak 30‑Minute Cadence in Late Life: A 4‑Year Longitudinal Analysis in NHATS</w:t>
      </w:r>
    </w:p>
    <w:p>
      <w:pPr>
        <w:spacing w:before="240" w:after="120"/>
        <w:keepNext/>
      </w:pPr>
      <w:r>
        <w:rPr>
          <w:rFonts w:ascii="Times New Roman" w:hAnsi="Times New Roman" w:cs="Times New Roman"/>
          <w:b/>
          <w:sz w:val="28"/>
          <w:szCs w:val="28"/>
        </w:rPr>
        <w:t xml:space="preserve">Abstract</w:t>
      </w:r>
    </w:p>
    <w:p>
      <w:pPr>
        <w:spacing w:after="160" w:line="276" w:lineRule="auto"/>
      </w:pPr>
      <w:r>
        <w:rPr>
          <w:rFonts w:ascii="Times New Roman" w:hAnsi="Times New Roman" w:cs="Times New Roman"/>
          <w:sz w:val="24"/>
          <w:szCs w:val="24"/>
        </w:rPr>
        <w:t xml:space="preserve">Background: Physical activity is a multidimensional construct encompassing volume, accumulated duration, and intensity-related performance. Although these components are independently associated with health outcomes in older adults, the longitudinal rate of decline across these complementary dimensions has not been well quantified in very old populations. A clearer understanding of how daily steps, walking duration, and sustained intensity change over time is essential to inform risk stratification and targeted interventions in advanced age.</w:t>
      </w:r>
    </w:p>
    <w:p>
      <w:pPr>
        <w:spacing w:after="160" w:line="276" w:lineRule="auto"/>
      </w:pPr>
      <w:r>
        <w:rPr>
          <w:rFonts w:ascii="Times New Roman" w:hAnsi="Times New Roman" w:cs="Times New Roman"/>
          <w:sz w:val="24"/>
          <w:szCs w:val="24"/>
        </w:rPr>
        <w:t xml:space="preserve">Methods: We analyzed four waves of wrist accelerometry collected over approximately 4 years in 644 adults aged 70+ years (2,030 person-wave observations) participating in the National Health and Aging Trends Study. Within-person changes in daily steps (volume), walking time (duration), and peak 30-minute cadence (intensity) were estimated using Bayesian hierarchical models with participant-level random intercepts and slopes, adjusting for centered baseline age and sex. Candidate models were compared using leave-one-out cross-validation. Sensitivity analyses included frequentist linear mixed-effects and fixed-effects models specifications. </w:t>
      </w:r>
    </w:p>
    <w:p>
      <w:pPr>
        <w:spacing w:after="160" w:line="276" w:lineRule="auto"/>
      </w:pPr>
      <w:r>
        <w:rPr>
          <w:rFonts w:ascii="Times New Roman" w:hAnsi="Times New Roman" w:cs="Times New Roman"/>
          <w:sz w:val="24"/>
          <w:szCs w:val="24"/>
        </w:rPr>
        <w:t xml:space="preserve">Results: All activity dimensions declined significantly over time. Daily steps decreased by 250.6 steps per year (95% CI, −313.3 to −187.9), daily walking time declined by 3.0 minutes per year (95% CI, −3.84 to −2.15), and peak 30-minute cadence decreased by 1.43 steps/min per year (95% CI, −1.77 to −1.08). Baseline age was independently associated with lower levels across all outcomes, while </w:t>
      </w:r>
      <w:del w:id="1001" w:author="Author revision (JSHS-2026-1054)" w:date="2026-02-04T00:00:00Z">
        <w:r>
          <w:rPr>
            <w:rFonts w:ascii="Times New Roman" w:hAnsi="Times New Roman" w:cs="Times New Roman"/>
            <w:sz w:val="24"/>
            <w:szCs w:val="24"/>
          </w:rPr>
          <w:delText xml:space="preserve">sex differences were outcome-specific</w:delText>
        </w:r>
      </w:del>
      <w:ins w:id="1002" w:author="Author revision (JSHS-2026-1054)" w:date="2026-02-04T00:00:00Z">
        <w:r>
          <w:rPr>
            <w:rFonts w:ascii="Times New Roman" w:hAnsi="Times New Roman" w:cs="Times New Roman"/>
            <w:sz w:val="24"/>
            <w:szCs w:val="24"/>
          </w:rPr>
          <w:t xml:space="preserve">sex differences were confined to baseline levels, with broadly parallel rates of decline</w:t>
        </w:r>
      </w:ins>
      <w:r>
        <w:rPr>
          <w:rFonts w:ascii="Times New Roman" w:hAnsi="Times New Roman" w:cs="Times New Roman"/>
          <w:sz w:val="24"/>
          <w:szCs w:val="24"/>
        </w:rPr>
        <w:t xml:space="preserve">. Substantial between-person heterogeneity was observed, with steeper declines among individuals with higher baseline activity. Findings were consistent across frequentist and Bayesian sensitivity analyses.</w:t>
      </w:r>
    </w:p>
    <w:p>
      <w:pPr>
        <w:spacing w:after="160" w:line="276" w:lineRule="auto"/>
      </w:pPr>
      <w:r>
        <w:rPr>
          <w:rFonts w:ascii="Times New Roman" w:hAnsi="Times New Roman" w:cs="Times New Roman"/>
          <w:sz w:val="24"/>
          <w:szCs w:val="24"/>
        </w:rPr>
        <w:t xml:space="preserve">Conclusions: In adults aged 70+ years and older, objectively measured physical activity declines progressively across volume, duration, and intensity dimensions. Although annual reductions appear modest, they accumulate into clinically meaningful losses over time. Quantifying these multidimensional trajectories provides critical insight into behavioural ageing and may inform earlier identification of vulnerability and targeted strategies to preserve functional independence in advanced age.</w:t>
      </w:r>
    </w:p>
    <w:p>
      <w:pPr>
        <w:spacing w:before="240" w:after="120"/>
        <w:keepNext/>
      </w:pPr>
      <w:r>
        <w:rPr>
          <w:rFonts w:ascii="Times New Roman" w:hAnsi="Times New Roman" w:cs="Times New Roman"/>
          <w:b/>
          <w:sz w:val="28"/>
          <w:szCs w:val="28"/>
        </w:rPr>
        <w:t xml:space="preserve">Introduction</w:t>
      </w:r>
    </w:p>
    <w:p>
      <w:pPr>
        <w:spacing w:after="160" w:line="276" w:lineRule="auto"/>
      </w:pPr>
      <w:r>
        <w:rPr>
          <w:rFonts w:ascii="Times New Roman" w:hAnsi="Times New Roman" w:cs="Times New Roman"/>
          <w:sz w:val="24"/>
          <w:szCs w:val="24"/>
        </w:rPr>
        <w:t xml:space="preserve">Physical activity (PA) is a key determinant of health and plays a central role in preventing cardiometabolic disease, functional decline, and premature mortality (1,2). In older adults, habitual movement is particularly important for preserving mobility, independence, and quality of life (3). This is especially relevant in the oldest-old, who experience accelerated declines in physiological reserve and heightened vulnerability to frailty and disability (4,5)Even modest differences in movement patterns among older adults years may have meaningful implications for functional capacity and survival (5,6). For this reason, PA is increasingly conceptualized as a multidimensional construct encompassing total volume, accumulated duration, and intensity-related metrics derived from accelerometry (7,8). These components are not interchangeable and may follow distinct age-related trajectories with differential physiological and prognostic implications in late life (6,9,10). </w:t>
      </w:r>
    </w:p>
    <w:p>
      <w:pPr>
        <w:spacing w:after="160" w:line="276" w:lineRule="auto"/>
      </w:pPr>
      <w:r>
        <w:rPr>
          <w:rFonts w:ascii="Times New Roman" w:hAnsi="Times New Roman" w:cs="Times New Roman"/>
          <w:sz w:val="24"/>
          <w:szCs w:val="24"/>
        </w:rPr>
        <w:t xml:space="preserve">Advances in wearable technology have transformed physical activity (PA) assessment by enabling objective, continuous measurement of free-living movement (7,11). Unlike self-report, accelerometers quantify complementary dimensions of activity, including daily stepping volume (steps/day), ambulatory duration (minutes/day walking), and intensity-related performance metrics (8,11) Daily step count is a simple and widely interpretable indicator of overall activity volume that has been consistently associated with lower morbidity and mortality risk (10,12). Importantly, step-based metrics are intuitive and easily communicated, facilitating translation into actionable behavioral targets and public health messages that are particularly accessible to older adults. Walking time captures accumulated ambulatory exposure across the day, whereas peak 30-minute cadence—the highest average stepping rate accrued over any 30 minutes—reflects an intensity-related dimension closely linked to cardiorespiratory fitness and functional capacity (8,13). However, despite growing evidence linking accelerometry-derived metrics to health outcomes, important gaps remain regarding how these dimensions evolve over time in very old adults. Much of the existing literature relies on cross-sectional designs or relatively short follow-up periods (14), limiting insight into long-term behavioral trajectories. Longitudinal investigations of objectively measured activity in adults aged ≥70 years are scarce, and few studies have simultaneously examined volume, duration, and intensity within a unified analytical framework. Clarifying these trajectories—and whether they vary by sex or baseline age—is essential for identifying vulnerable subgroups and informing targeted strategies to promote healthy ageing in advanced age.</w:t>
      </w:r>
    </w:p>
    <w:p>
      <w:pPr>
        <w:spacing w:after="160" w:line="276" w:lineRule="auto"/>
      </w:pPr>
      <w:r>
        <w:rPr>
          <w:rFonts w:ascii="Times New Roman" w:hAnsi="Times New Roman" w:cs="Times New Roman"/>
          <w:sz w:val="24"/>
          <w:szCs w:val="24"/>
        </w:rPr>
        <w:t xml:space="preserve">To address these gaps, we analyzed four waves of accelerometry data collected over approximately four years in adults aged 70+ years. We quantified longitudinal trends in daily steps, daily walking time, and peak 30-minute cadence, and examined whether trajectories differed by sex after adjustment for baseline age. By integrating volume, duration, and intensity metrics within a longitudinal framework, this study provides a multidimensional characterization of physical activity trajectories in the oldest-old and advances understanding of behavioral ageing in advanced age.</w:t>
      </w:r>
    </w:p>
    <w:p>
      <w:pPr>
        <w:spacing w:before="240" w:after="120"/>
        <w:keepNext/>
      </w:pPr>
      <w:r>
        <w:rPr>
          <w:rFonts w:ascii="Times New Roman" w:hAnsi="Times New Roman" w:cs="Times New Roman"/>
          <w:b/>
          <w:sz w:val="28"/>
          <w:szCs w:val="28"/>
        </w:rPr>
        <w:t xml:space="preserve">Methods</w:t>
      </w:r>
    </w:p>
    <w:p>
      <w:pPr>
        <w:spacing w:before="240" w:after="120"/>
        <w:keepNext/>
      </w:pPr>
      <w:r>
        <w:rPr>
          <w:rFonts w:ascii="Times New Roman" w:hAnsi="Times New Roman" w:cs="Times New Roman"/>
          <w:b/>
          <w:sz w:val="26"/>
          <w:szCs w:val="26"/>
        </w:rPr>
        <w:t xml:space="preserve">Study Sample</w:t>
      </w:r>
    </w:p>
    <w:p>
      <w:pPr>
        <w:spacing w:after="160" w:line="276" w:lineRule="auto"/>
      </w:pPr>
      <w:r>
        <w:rPr>
          <w:rFonts w:ascii="Times New Roman" w:hAnsi="Times New Roman" w:cs="Times New Roman"/>
          <w:sz w:val="24"/>
          <w:szCs w:val="24"/>
        </w:rPr>
        <w:t xml:space="preserve">Data for this longitudinal study were drawn from the National Health and Aging Trends Study (NHATS), a nationally representative panel of Medicare beneficiaries aged ≥65 years in the United States (15) NHATS conducts annual in-home interviews and periodic physical assessments using standardized protocols. The present analysis used data from the NHATS wrist-worn accelerometry substudy initiated in Round 11 (2021). Accelerometry data were subsequently collected in returning participants in Rounds 12–14 (2022–2024), following the same standardized protocol. These rounds represent the period during which objective wrist-worn activity monitoring was implemented in NHATS. Participants were eligible for inclusion if they provided valid accelerometry data in at least two waves between Rounds 11 and 14. Each wave contributed one person-level observation derived from daily-level summaries that met prespecified wear-time criteria. The analytic dataset therefore consisted of repeated person–wave observations rather than a single baseline cross-section. Participants with insufficient valid wear days within a given wave were excluded from that wave only, and individuals contributing fewer than two valid accelerometry waves were excluded from longitudinal analyses.</w:t>
      </w:r>
    </w:p>
    <w:p>
      <w:pPr>
        <w:spacing w:after="160" w:line="276" w:lineRule="auto"/>
      </w:pPr>
      <w:r>
        <w:rPr>
          <w:rFonts w:ascii="Times New Roman" w:hAnsi="Times New Roman" w:cs="Times New Roman"/>
          <w:sz w:val="24"/>
          <w:szCs w:val="24"/>
        </w:rPr>
        <w:t xml:space="preserve">The final analytic sample comprised 2,030 valid accelerometry observations from 644 unique participants, each contributing wave-specific step-derived metrics (daily steps, walking time, and peak 30-minute cadence) that met prespecified wear-time thresholds and standardized algorithmic processing criteria. These observations reflected repeated annual measurements over approximately four years of follow-up. As expected in very old cohorts, the number of observations declined across successive waves due to attrition. NHATS was approved by the Johns Hopkins Bloomberg School of Public Health Institutional Review Board, and all participants provided written informed consent.</w:t>
      </w:r>
    </w:p>
    <w:p>
      <w:pPr>
        <w:spacing w:before="240" w:after="120"/>
        <w:keepNext/>
      </w:pPr>
      <w:r>
        <w:rPr>
          <w:rFonts w:ascii="Times New Roman" w:hAnsi="Times New Roman" w:cs="Times New Roman"/>
          <w:b/>
          <w:sz w:val="26"/>
          <w:szCs w:val="26"/>
        </w:rPr>
        <w:t xml:space="preserve">Measures</w:t>
      </w:r>
    </w:p>
    <w:p>
      <w:pPr>
        <w:spacing w:before="240" w:after="120"/>
        <w:keepNext/>
      </w:pPr>
      <w:r>
        <w:rPr>
          <w:rFonts w:ascii="Times New Roman" w:hAnsi="Times New Roman" w:cs="Times New Roman"/>
          <w:b/>
          <w:sz w:val="26"/>
          <w:szCs w:val="26"/>
        </w:rPr>
        <w:t xml:space="preserve">Accelerometry Sub-study (NHATS Rounds 11–14)</w:t>
      </w:r>
    </w:p>
    <w:p>
      <w:pPr>
        <w:spacing w:after="160" w:line="276" w:lineRule="auto"/>
      </w:pPr>
      <w:r>
        <w:rPr>
          <w:rFonts w:ascii="Times New Roman" w:hAnsi="Times New Roman" w:cs="Times New Roman"/>
          <w:sz w:val="24"/>
          <w:szCs w:val="24"/>
        </w:rPr>
        <w:t xml:space="preserve">Beginning in Round 11 (2021), NHATS implemented a wrist-worn accelerometry substudy to objectively quantify free-living physical activity in older adults. Eligible participants were fitted with a tri-axial, water-resistant accelerometer (ActiGraph CentrePoint Insight Watch, ActiGraph LLC) on the non-dominant wrist and instructed to wear the device continuously for 7 consecutive days (24 hours/day), including during sleep, removing it only when necessary to prevent device damage.</w:t>
      </w:r>
    </w:p>
    <w:p>
      <w:pPr>
        <w:spacing w:after="160" w:line="276" w:lineRule="auto"/>
      </w:pPr>
      <w:r>
        <w:rPr>
          <w:rFonts w:ascii="Times New Roman" w:hAnsi="Times New Roman" w:cs="Times New Roman"/>
          <w:sz w:val="24"/>
          <w:szCs w:val="24"/>
        </w:rPr>
        <w:t xml:space="preserve">Data collection and processing followed NHATS accelerometry protocols. Movement signals were sampled at 64 Hz. A valid day was defined as ≥90% wear time (≥1,296 minutes within a 24-hour period). Participants contributing fewer than four valid days within a wave were excluded from that wave. Longitudinal analyses required at least two valid accelerometry waves per participant. Quality control procedures included automated non-wear detection algorithms and protocol-based validation checks as specified in the NHATS accelerometry documentation.</w:t>
      </w:r>
    </w:p>
    <w:p>
      <w:pPr>
        <w:spacing w:before="240" w:after="120"/>
        <w:keepNext/>
      </w:pPr>
      <w:r>
        <w:rPr>
          <w:rFonts w:ascii="Times New Roman" w:hAnsi="Times New Roman" w:cs="Times New Roman"/>
          <w:b/>
          <w:sz w:val="26"/>
          <w:szCs w:val="26"/>
        </w:rPr>
        <w:t xml:space="preserve">Accelerometry-Derived Outcomes</w:t>
      </w:r>
    </w:p>
    <w:p>
      <w:pPr>
        <w:spacing w:after="160" w:line="276" w:lineRule="auto"/>
      </w:pPr>
      <w:r>
        <w:rPr>
          <w:rFonts w:ascii="Times New Roman" w:hAnsi="Times New Roman" w:cs="Times New Roman"/>
          <w:sz w:val="24"/>
          <w:szCs w:val="24"/>
        </w:rPr>
        <w:t xml:space="preserve">Raw tri-axial acceleration signals were processed using the open-source stepcount pipeline, a machine-learning-based step detection algorithm employing a self-supervised foundation model trained on large-scale wrist accelerometer datasets (16). Processing generated minute-level and daily-level summaries, and daily-level outputs were used for all analyses, and three complementary physical activity outcomes were derived:</w:t>
      </w:r>
    </w:p>
    <w:p>
      <w:pPr>
        <w:spacing w:after="160" w:line="276" w:lineRule="auto"/>
      </w:pPr>
      <w:r>
        <w:rPr>
          <w:rFonts w:ascii="Times New Roman" w:hAnsi="Times New Roman" w:cs="Times New Roman"/>
          <w:sz w:val="24"/>
          <w:szCs w:val="24"/>
        </w:rPr>
        <w:t xml:space="preserve">Daily steps (steps/day): Total detected steps accumulated over a 24-hour period. When available, adjusted daily metrics accounting for intermittent non-wear were used. Values were averaged across valid days within each wave. Daily walking time (minutes/day): Total minutes per day classified as walking based on model-detected ambulatory windows. Daily walking minutes were averaged across valid days within each wave. Peak 30-minute cadence (steps/min): The highest average stepping rate achieved during the 30 highest (not necessarily consecutive) one-minute cadence values within a day, averaged across valid days within each wave. This metric reflects best sustained ambulatory intensity rather than accumulated volume.</w:t>
      </w:r>
      <w:ins w:id="1003" w:author="Author revision (JSHS-2026-1054)" w:date="2026-02-04T00:00:00Z">
        <w:r>
          <w:rPr>
            <w:rFonts w:ascii="Times New Roman" w:hAnsi="Times New Roman" w:cs="Times New Roman"/>
            <w:sz w:val="24"/>
            <w:szCs w:val="24"/>
          </w:rPr>
          <w:t xml:space="preserve"> This “best 30 minutes of the day” metric reflects the capacity to reach higher cadences accumulated across the day rather than a single continuous 30-minute bout; the minute-level series required to compute a consecutive-bout equivalent were not retained, which we note as a measurement limitation.</w:t>
        </w:r>
      </w:ins>
      <w:r>
        <w:rPr>
          <w:rFonts w:ascii="Times New Roman" w:hAnsi="Times New Roman" w:cs="Times New Roman"/>
          <w:sz w:val="24"/>
          <w:szCs w:val="24"/>
        </w:rPr>
        <w:t xml:space="preserve"> For each outcome, wave-specific person-level estimates were aligned with the timing of the corresponding NHATS interview round.</w:t>
      </w:r>
    </w:p>
    <w:p>
      <w:pPr>
        <w:spacing w:before="240" w:after="120"/>
        <w:keepNext/>
      </w:pPr>
      <w:r>
        <w:rPr>
          <w:rFonts w:ascii="Times New Roman" w:hAnsi="Times New Roman" w:cs="Times New Roman"/>
          <w:b/>
          <w:sz w:val="26"/>
          <w:szCs w:val="26"/>
        </w:rPr>
        <w:t xml:space="preserve">Sociodemographic, Health, and Social Measures</w:t>
      </w:r>
    </w:p>
    <w:p>
      <w:pPr>
        <w:spacing w:after="160" w:line="276" w:lineRule="auto"/>
      </w:pPr>
      <w:r>
        <w:rPr>
          <w:rFonts w:ascii="Times New Roman" w:hAnsi="Times New Roman" w:cs="Times New Roman"/>
          <w:sz w:val="24"/>
          <w:szCs w:val="24"/>
        </w:rPr>
        <w:t xml:space="preserve">Sociodemographic and health-related variables were obtained from the NHATS core interview corresponding to each participant’s first valid accelerometry wave. Age was defined as chronological age in years at interview. Sex was recorded as male or female. Educational attainment was categorized as less than high school, high school graduate, some college, or college degree or higher. Marital status was collapsed into married/partnered versus not married. Living arrangement was coded as living alone versus living with others. Household income was categorized into sample-based tertiles.</w:t>
      </w:r>
    </w:p>
    <w:p>
      <w:pPr>
        <w:spacing w:after="160" w:line="276" w:lineRule="auto"/>
      </w:pPr>
      <w:r>
        <w:rPr>
          <w:rFonts w:ascii="Times New Roman" w:hAnsi="Times New Roman" w:cs="Times New Roman"/>
          <w:sz w:val="24"/>
          <w:szCs w:val="24"/>
        </w:rPr>
        <w:t xml:space="preserve">Social isolation was constructed using objective indicators available in NHATS, including living alone, infrequent contact with family or friends (less than weekly), and non-participation in organized social or religious activities. These components were combined into a composite indicator reflecting objective social isolation. Loneliness was derived from self-reported frequency of feeling isolated or lacking companionship and categorized as frequent versus infrequent/none. Frailty status was derived using NHATS physical performance and functional indicators and categorized as robust, pre-frail, or frail. Chronic conditions were based on self-reported physician diagnoses and coded as present or absent. Functional limitation was defined using Activities of Daily Living (ADL) and Instrumental ADL measures and categorized as none versus at least one limitation.</w:t>
      </w:r>
    </w:p>
    <w:p>
      <w:pPr>
        <w:spacing w:before="240" w:after="120"/>
        <w:keepNext/>
      </w:pPr>
      <w:r>
        <w:rPr>
          <w:rFonts w:ascii="Times New Roman" w:hAnsi="Times New Roman" w:cs="Times New Roman"/>
          <w:b/>
          <w:sz w:val="26"/>
          <w:szCs w:val="26"/>
        </w:rPr>
        <w:t xml:space="preserve">Statistical analysis</w:t>
      </w:r>
    </w:p>
    <w:p>
      <w:pPr>
        <w:spacing w:before="240" w:after="120"/>
        <w:keepNext/>
      </w:pPr>
      <w:r>
        <w:rPr>
          <w:rFonts w:ascii="Times New Roman" w:hAnsi="Times New Roman" w:cs="Times New Roman"/>
          <w:b/>
          <w:sz w:val="26"/>
          <w:szCs w:val="26"/>
        </w:rPr>
        <w:t xml:space="preserve">Outcome variables</w:t>
      </w:r>
    </w:p>
    <w:p>
      <w:pPr>
        <w:spacing w:after="160" w:line="276" w:lineRule="auto"/>
      </w:pPr>
      <w:r>
        <w:rPr>
          <w:rFonts w:ascii="Times New Roman" w:hAnsi="Times New Roman" w:cs="Times New Roman"/>
          <w:sz w:val="24"/>
          <w:szCs w:val="24"/>
        </w:rPr>
        <w:t xml:space="preserve">Accelerometry-derived outcomes included daily steps (steps/day), daily walking time (minutes/day), and peak 30-minute cadence (steps/min). All outcomes were analyzed as continuous variables in their natural units. Wave-specific values were calculated as weighted averages across valid accelerometer wear days within each wave, accounting for weekday and weekend distribution. Step-derived metrics were extracted from raw accelerometer CSV files using Python, implementing the open-source OxWearables stepcount algorithm (16). </w:t>
      </w:r>
    </w:p>
    <w:p>
      <w:pPr>
        <w:spacing w:before="240" w:after="120"/>
        <w:keepNext/>
      </w:pPr>
      <w:r>
        <w:rPr>
          <w:rFonts w:ascii="Times New Roman" w:hAnsi="Times New Roman" w:cs="Times New Roman"/>
          <w:b/>
          <w:sz w:val="26"/>
          <w:szCs w:val="26"/>
        </w:rPr>
        <w:t xml:space="preserve">Analytical framework</w:t>
      </w:r>
    </w:p>
    <w:p>
      <w:pPr>
        <w:spacing w:after="160" w:line="276" w:lineRule="auto"/>
      </w:pPr>
      <w:r>
        <w:rPr>
          <w:rFonts w:ascii="Times New Roman" w:hAnsi="Times New Roman" w:cs="Times New Roman"/>
          <w:sz w:val="24"/>
          <w:szCs w:val="24"/>
        </w:rPr>
        <w:t xml:space="preserve">The unit of analysis was the person-wave observation in long format. Time was operationalized as years since each participant’s first valid accelerometry wave. Baseline age (age at first accelerometry wave) was treated as a continuous, mean-centered variable to facilitate interpretation of model intercepts. Sex was modeled as a binary covariate.</w:t>
      </w:r>
      <w:ins w:id="1004" w:author="Author revision (JSHS-2026-1054)" w:date="2026-02-04T00:00:00Z">
        <w:r>
          <w:rPr>
            <w:rFonts w:ascii="Times New Roman" w:hAnsi="Times New Roman" w:cs="Times New Roman"/>
            <w:sz w:val="24"/>
            <w:szCs w:val="24"/>
          </w:rPr>
          <w:t xml:space="preserve"> To confirm that conclusions were not sensitive to this parameterization, we additionally re-estimated all trajectories using attained chronological age as the time scale (an accelerated-longitudinal specification) and tested a baseline-age-by-time interaction; results were materially unchanged (Supplementary).</w:t>
        </w:r>
      </w:ins>
    </w:p>
    <w:p>
      <w:pPr>
        <w:spacing w:after="160" w:line="276" w:lineRule="auto"/>
      </w:pPr>
      <w:r>
        <w:rPr>
          <w:rFonts w:ascii="Times New Roman" w:hAnsi="Times New Roman" w:cs="Times New Roman"/>
          <w:sz w:val="24"/>
          <w:szCs w:val="24"/>
        </w:rPr>
        <w:t xml:space="preserve">Population-representative descriptive statistics were calculated using NHATS sampling weights. Continuous variables were reported as weighted means with standard errors (SEs), and categorical variables as weighted proportions. Primary longitudinal analyses were conducted using unweighted person-wave data, as outcomes already represented within-wave weighted averages and the primary objective was to estimate within-person change trajectories rather than nationally representative population means.</w:t>
      </w:r>
      <w:ins w:id="1005" w:author="Author revision (JSHS-2026-1054)" w:date="2026-02-04T00:00:00Z">
        <w:r>
          <w:rPr>
            <w:rFonts w:ascii="Times New Roman" w:hAnsi="Times New Roman" w:cs="Times New Roman"/>
            <w:sz w:val="24"/>
            <w:szCs w:val="24"/>
          </w:rPr>
          <w:t xml:space="preserve"> As a sensitivity analysis, models were refitted using the NHATS analytic weights (rescaled to a mean of 1), yielding materially unchanged estimates. Design-based variance estimation using stratum and primary sampling unit was not possible because these variance units are not available in the analytic file; within-person clustering is nonetheless captured by participant-level random effects, and the fixed-effects sensitivity models used cluster-robust standard errors.</w:t>
        </w:r>
      </w:ins>
    </w:p>
    <w:p>
      <w:pPr>
        <w:spacing w:before="240" w:after="120"/>
        <w:keepNext/>
      </w:pPr>
      <w:r>
        <w:rPr>
          <w:rFonts w:ascii="Times New Roman" w:hAnsi="Times New Roman" w:cs="Times New Roman"/>
          <w:b/>
          <w:sz w:val="26"/>
          <w:szCs w:val="26"/>
        </w:rPr>
        <w:t xml:space="preserve">Primary analysis: Bayesian hierarchical models</w:t>
      </w:r>
    </w:p>
    <w:p>
      <w:pPr>
        <w:spacing w:after="160" w:line="276" w:lineRule="auto"/>
      </w:pPr>
      <w:r>
        <w:rPr>
          <w:rFonts w:ascii="Times New Roman" w:hAnsi="Times New Roman" w:cs="Times New Roman"/>
          <w:sz w:val="24"/>
          <w:szCs w:val="24"/>
        </w:rPr>
        <w:t xml:space="preserve">For the base-case analysis, we employed Bayesian hierarchical regression models. This framework was selected for several methodological advantages: (1) full propagation of parameter uncertainty into predicted values and derived quantities; (2) probabilistic interpretation of credible intervals; (3) flexible specification of distributional families to accommodate non-normal outcome distributions; and (4) robust estimation of complex variance structures in longitudinal data ref (17,18).</w:t>
      </w:r>
    </w:p>
    <w:p>
      <w:pPr>
        <w:spacing w:after="160" w:line="276" w:lineRule="auto"/>
      </w:pPr>
      <w:r>
        <w:rPr>
          <w:rFonts w:ascii="Times New Roman" w:hAnsi="Times New Roman" w:cs="Times New Roman"/>
          <w:sz w:val="24"/>
          <w:szCs w:val="24"/>
        </w:rPr>
        <w:t xml:space="preserve">All models incorporated random intercepts and random slopes for time at the participant level to account for within-person correlation and heterogeneity in individual trajectories. We evaluated multiple candidate model specifications, including: (a) linear time trends without interactions; (b) models with sex-by-time and baseline age-by-time interaction terms to assess effect modification of longitudinal trajectories; and (c) alternative distributional families (Gaussian and skew-normal) to address potential departures from normality identified through residual diagnostics.</w:t>
      </w:r>
      <w:ins w:id="1006" w:author="Author revision (JSHS-2026-1054)" w:date="2026-02-04T00:00:00Z">
        <w:r>
          <w:rPr>
            <w:rFonts w:ascii="Times New Roman" w:hAnsi="Times New Roman" w:cs="Times New Roman"/>
            <w:sz w:val="24"/>
            <w:szCs w:val="24"/>
          </w:rPr>
          <w:t xml:space="preserve"> Longitudinal models were adjusted for time, mean-centered baseline age, and sex only; health indicators such as frailty were deliberately not entered as covariates or effect modifiers, because they may lie on the causal pathway between physical activity and subsequent decline.</w:t>
        </w:r>
      </w:ins>
    </w:p>
    <w:p>
      <w:pPr>
        <w:spacing w:after="160" w:line="276" w:lineRule="auto"/>
      </w:pPr>
      <w:r>
        <w:rPr>
          <w:rFonts w:ascii="Times New Roman" w:hAnsi="Times New Roman" w:cs="Times New Roman"/>
          <w:sz w:val="24"/>
          <w:szCs w:val="24"/>
        </w:rPr>
        <w:t xml:space="preserve">Model comparison was performed using the Leave-One-Out Information Criterion (LOO-IC) estimated via Pareto-smoothed importance sampling. Model adequacy was assessed through posterior predictive checks comparing observed outcome distributions against model-implied predictions. The best-fitting model for each outcome was retained for inference.</w:t>
      </w:r>
    </w:p>
    <w:p>
      <w:pPr>
        <w:spacing w:before="240" w:after="120"/>
        <w:keepNext/>
      </w:pPr>
      <w:r>
        <w:rPr>
          <w:rFonts w:ascii="Times New Roman" w:hAnsi="Times New Roman" w:cs="Times New Roman"/>
          <w:b/>
          <w:sz w:val="26"/>
          <w:szCs w:val="26"/>
        </w:rPr>
        <w:t xml:space="preserve">Inference and marginal predictions</w:t>
      </w:r>
    </w:p>
    <w:p>
      <w:pPr>
        <w:spacing w:after="160" w:line="276" w:lineRule="auto"/>
      </w:pPr>
      <w:r>
        <w:rPr>
          <w:rFonts w:ascii="Times New Roman" w:hAnsi="Times New Roman" w:cs="Times New Roman"/>
          <w:sz w:val="24"/>
          <w:szCs w:val="24"/>
        </w:rPr>
        <w:t xml:space="preserve">From the best-fitting Bayesian model, we interpreted fixed-effect coefficients as: (1) population-average annual change in outcome (time effect); (2) cross-sectional differences associated with baseline age; and (3) sex differences at the reference time point. Interaction coefficients (time * sex; time * age) quantified differential rates of decline by sex and age, with statistical credibility assessed by whether the 95% credible interval (CrI) excluded zero.</w:t>
      </w:r>
    </w:p>
    <w:p>
      <w:pPr>
        <w:spacing w:after="160" w:line="276" w:lineRule="auto"/>
      </w:pPr>
      <w:r>
        <w:rPr>
          <w:rFonts w:ascii="Times New Roman" w:hAnsi="Times New Roman" w:cs="Times New Roman"/>
          <w:sz w:val="24"/>
          <w:szCs w:val="24"/>
        </w:rPr>
        <w:t xml:space="preserve">Marginal predictions were computed using counterfactual methods. Specifically, we generated average predictions </w:t>
      </w:r>
      <w:del w:id="1007" w:author="Author revision (JSHS-2026-1054)" w:date="2026-02-04T00:00:00Z">
        <w:r>
          <w:rPr>
            <w:rFonts w:ascii="Times New Roman" w:hAnsi="Times New Roman" w:cs="Times New Roman"/>
            <w:sz w:val="24"/>
            <w:szCs w:val="24"/>
          </w:rPr>
          <w:delText xml:space="preserve">at specified time points (0, 3, 5, and 10 years)</w:delText>
        </w:r>
      </w:del>
      <w:ins w:id="1008" w:author="Author revision (JSHS-2026-1054)" w:date="2026-02-04T00:00:00Z">
        <w:r>
          <w:rPr>
            <w:rFonts w:ascii="Times New Roman" w:hAnsi="Times New Roman" w:cs="Times New Roman"/>
            <w:sz w:val="24"/>
            <w:szCs w:val="24"/>
          </w:rPr>
          <w:t xml:space="preserve">at specified time points (0 and 3 years, within the observed window; 5- and 10-year values are reported only as illustrative linear extrapolations)</w:t>
        </w:r>
      </w:ins>
      <w:r>
        <w:rPr>
          <w:rFonts w:ascii="Times New Roman" w:hAnsi="Times New Roman" w:cs="Times New Roman"/>
          <w:sz w:val="24"/>
          <w:szCs w:val="24"/>
        </w:rPr>
        <w:t xml:space="preserve"> by setting the time variable to each target value for all observations while retaining the empirical distribution of other covariates. This approach yields population-averaged predicted values that reflect the actual covariate distribution within the NHATS sample, rather than predictions at arbitrary reference values. Sex-stratified predictions were obtained by averaging within sex categories. Rates of decline were computed using average marginal effects of time, separately by sex, representing the expected annual change in the outcome averaged over the observed covariate distribution. Bayesian estimates were reported as posterior means (i.e., expected values for the mean outcome), or posterior predictions (i.e., incorporating the full parameter uncertainty), and 95% CrIs.</w:t>
      </w:r>
    </w:p>
    <w:p>
      <w:pPr>
        <w:spacing w:before="240" w:after="120"/>
        <w:keepNext/>
      </w:pPr>
      <w:r>
        <w:rPr>
          <w:rFonts w:ascii="Times New Roman" w:hAnsi="Times New Roman" w:cs="Times New Roman"/>
          <w:b/>
          <w:sz w:val="26"/>
          <w:szCs w:val="26"/>
        </w:rPr>
        <w:t xml:space="preserve">Sensitivity analyses</w:t>
      </w:r>
    </w:p>
    <w:p>
      <w:pPr>
        <w:spacing w:after="160" w:line="276" w:lineRule="auto"/>
      </w:pPr>
      <w:r>
        <w:rPr>
          <w:rFonts w:ascii="Times New Roman" w:hAnsi="Times New Roman" w:cs="Times New Roman"/>
          <w:sz w:val="24"/>
          <w:szCs w:val="24"/>
        </w:rPr>
        <w:t xml:space="preserve">To assess the robustness of our findings to alternative modeling assumptions, we conducted sensitivity analyses using three complementary approaches: (1) linear mixed-effects models with the same random-effects structure, estimated via restricted maximum likelihood; (2) fixed-effects linear regression models accounting for unobserved time-invariant confounding; and (3) fixed-effects models with spline-based time functions to evaluate potential nonlinearity in trajectories. Predictions from all models were generated at identical covariate grids to enable direct comparison of point estimates and uncertainty intervals across analytical approaches. </w:t>
      </w:r>
    </w:p>
    <w:p>
      <w:pPr>
        <w:spacing w:before="240" w:after="120"/>
        <w:keepNext/>
      </w:pPr>
      <w:r>
        <w:rPr>
          <w:rFonts w:ascii="Times New Roman" w:hAnsi="Times New Roman" w:cs="Times New Roman"/>
          <w:b/>
          <w:sz w:val="26"/>
          <w:szCs w:val="26"/>
        </w:rPr>
        <w:t xml:space="preserve">Statistical software</w:t>
      </w:r>
    </w:p>
    <w:p>
      <w:pPr>
        <w:spacing w:after="160" w:line="276" w:lineRule="auto"/>
      </w:pPr>
      <w:r>
        <w:rPr>
          <w:rFonts w:ascii="Times New Roman" w:hAnsi="Times New Roman" w:cs="Times New Roman"/>
          <w:sz w:val="24"/>
          <w:szCs w:val="24"/>
        </w:rPr>
        <w:t xml:space="preserve">All analyses were conducted in R version 4.4.2 (R Foundation for Statistical Computing). The following packages were used: brms (v. 2.22.0) for fitting Bayesian generalized linear mixed-effects models with flexible distributional families; lme4 (v. 1.1-38) for frequentist linear mixed-effects model estimation; fixest (v. 0.13.2) for fixed-effects regression models with clustered SEs; marginaleffects (v. 0.25.1) for computing marginal predictions, average marginal predictions, and counterfactual comparisons; tidybayes (v. 3.0.7) for extracting and visualizing posterior distributions; loo (v. 2.8.0) for model comparison via leave-one-out cross-validation; survey (v. 4.4-8) for incorporating NHATS sampling weights in descriptive statistics; and tidyverse (v. 2.0.0) for data manipulation and visualization. Reproducible code and analytical scripts are publicly available at &lt;&lt;placeholder for GitHub repo&gt;&gt;</w:t>
      </w:r>
    </w:p>
    <w:p>
      <w:pPr>
        <w:spacing w:before="240" w:after="120"/>
        <w:keepNext/>
      </w:pPr>
      <w:r>
        <w:rPr>
          <w:rFonts w:ascii="Times New Roman" w:hAnsi="Times New Roman" w:cs="Times New Roman"/>
          <w:b/>
          <w:sz w:val="28"/>
          <w:szCs w:val="28"/>
        </w:rPr>
        <w:t xml:space="preserve">Results</w:t>
      </w:r>
    </w:p>
    <w:p>
      <w:pPr>
        <w:spacing w:before="240" w:after="120"/>
        <w:keepNext/>
      </w:pPr>
      <w:r>
        <w:rPr>
          <w:rFonts w:ascii="Times New Roman" w:hAnsi="Times New Roman" w:cs="Times New Roman"/>
          <w:b/>
          <w:sz w:val="26"/>
          <w:szCs w:val="26"/>
        </w:rPr>
        <w:t xml:space="preserve">Sample Characteristics and Follow-up</w:t>
      </w:r>
    </w:p>
    <w:p>
      <w:pPr>
        <w:spacing w:after="160" w:line="276" w:lineRule="auto"/>
      </w:pPr>
      <w:r>
        <w:rPr>
          <w:rFonts w:ascii="Times New Roman" w:hAnsi="Times New Roman" w:cs="Times New Roman"/>
          <w:sz w:val="24"/>
          <w:szCs w:val="24"/>
        </w:rPr>
        <w:t xml:space="preserve">The analytic sample comprised 2,030 valid accelerometry observations from 644 participants (Table 1). Mean baseline age was 78.1 years (SD 5.0; range 71–98), reflecting a very old community-dwelling cohort. Women represented a slightly larger proportion of participants (344 women vs 300 men) and were marginally older at baseline. Across all observations, median (IQR) daily steps were 5,097 (3,264–7,686) steps/day, and median daily walking time was 78.1 (51.4–109.4) minutes/day, indicating substantial between-person variability in activity volume and duration.</w:t>
      </w:r>
      <w:ins w:id="1009" w:author="Author revision (JSHS-2026-1054)" w:date="2026-02-04T00:00:00Z">
        <w:r>
          <w:rPr>
            <w:rFonts w:ascii="Times New Roman" w:hAnsi="Times New Roman" w:cs="Times New Roman"/>
            <w:sz w:val="24"/>
            <w:szCs w:val="24"/>
          </w:rPr>
          <w:t xml:space="preserve"> Observed outcomes stratified by sex and age group are presented in Table 2.</w:t>
        </w:r>
      </w:ins>
    </w:p>
    <w:p>
      <w:pPr>
        <w:spacing w:after="160" w:line="276" w:lineRule="auto"/>
      </w:pPr>
      <w:r>
        <w:rPr>
          <w:rFonts w:ascii="Times New Roman" w:hAnsi="Times New Roman" w:cs="Times New Roman"/>
          <w:sz w:val="24"/>
          <w:szCs w:val="24"/>
        </w:rPr>
        <w:t xml:space="preserve">Sex differences in baseline characteristics are detailed in Table S1. Standardized mean differences were generally small to moderate. Women exhibited a higher prevalence of frailty and were more likely to live alone, whereas men demonstrated slightly higher physical performance indicators. Although most imbalances were modest, these differences provide relevant context for sex-stratified trajectories. Attrition across waves followed expected patterns for very old cohorts (Table 1). Mixed-effects and Bayesian models incorporated all available observations under a missing-at-random assumption.</w:t>
      </w:r>
      <w:ins w:id="1010" w:author="Author revision (JSHS-2026-1054)" w:date="2026-02-04T00:00:00Z">
        <w:r>
          <w:rPr>
            <w:rFonts w:ascii="Times New Roman" w:hAnsi="Times New Roman" w:cs="Times New Roman"/>
            <w:sz w:val="24"/>
            <w:szCs w:val="24"/>
          </w:rPr>
          <w:t xml:space="preserve"> Because participants who did not return had lower baseline activity and were older than those retained, attrition selectively removed less active individuals; the estimated declines are therefore likely conservative. A pattern-mixture (delta-adjustment) sensitivity analysis assuming steeper unobserved decline among non-returners produced steeper, not shallower, slopes (Supplementary).</w:t>
        </w:r>
      </w:ins>
    </w:p>
    <w:p>
      <w:pPr>
        <w:spacing w:before="240" w:after="120"/>
        <w:keepNext/>
      </w:pPr>
      <w:r>
        <w:rPr>
          <w:rFonts w:ascii="Times New Roman" w:hAnsi="Times New Roman" w:cs="Times New Roman"/>
          <w:b/>
          <w:sz w:val="26"/>
          <w:szCs w:val="26"/>
        </w:rPr>
        <w:t xml:space="preserve">Daily Steps</w:t>
      </w:r>
    </w:p>
    <w:p>
      <w:pPr>
        <w:spacing w:after="160" w:line="276" w:lineRule="auto"/>
      </w:pPr>
      <w:r>
        <w:rPr>
          <w:rFonts w:ascii="Times New Roman" w:hAnsi="Times New Roman" w:cs="Times New Roman"/>
          <w:sz w:val="24"/>
          <w:szCs w:val="24"/>
        </w:rPr>
        <w:t xml:space="preserve">At baseline, males exhibited higher predicted daily step counts than females (males: 6,510 steps/day, 95% CrI 6,388–6,629; females: 5,860 steps/day, 95% CrI 5,750–5,971). These model-based predictions were consistent with observed raw data (males: 6,168 ± 3,502; females: 5,635 ± 3,207 steps/day; Figures S_F01–S_F02).</w:t>
      </w:r>
    </w:p>
    <w:p>
      <w:pPr>
        <w:spacing w:after="160" w:line="276" w:lineRule="auto"/>
      </w:pPr>
      <w:r>
        <w:rPr>
          <w:rFonts w:ascii="Times New Roman" w:hAnsi="Times New Roman" w:cs="Times New Roman"/>
          <w:sz w:val="24"/>
          <w:szCs w:val="24"/>
        </w:rPr>
        <w:t xml:space="preserve">Counterfactual predictions revealed a progressive decline in daily steps over time. Compared to baseline, average predicted steps declined by 11.0% (95% CrI 9.3–12.6%) at 3 years, 18.2% (95% CrI 15.1–21.5%) at 5 years, and 36.5% (95% CrI 29.4–43.7%) at 10 years (Figures S_F03, S_F05–S_F07).</w:t>
      </w:r>
    </w:p>
    <w:p>
      <w:pPr>
        <w:spacing w:after="160" w:line="276" w:lineRule="auto"/>
      </w:pPr>
      <w:r>
        <w:rPr>
          <w:rFonts w:ascii="Times New Roman" w:hAnsi="Times New Roman" w:cs="Times New Roman"/>
          <w:sz w:val="24"/>
          <w:szCs w:val="24"/>
        </w:rPr>
        <w:t xml:space="preserve">The rate of decline differed by sex. Averaging over the empirical distribution of covariates, males declined by 213 steps/day per year (95% CrI 144–285), whereas females declined by 236 steps/day per year (95% CrI 165–302). At 3 years, males showed a 9.8% reduction from baseline (95% CrI 7.7–12.0%) compared to 12.0% for females (95% CrI 9.6–14.4%); at 5 years, 16.3% (95% CrI 12.3–20.6%) versus 20.1% (95% CrI 15.5–24.5%); and at 10 years, 32.7% (95% CrI 23.3–42.4%) versus 40.2% (95% CrI 29.6–50.2%), respectively (Table S_T01; Figures S_F04–S_F07).</w:t>
      </w:r>
    </w:p>
    <w:p>
      <w:pPr>
        <w:spacing w:after="160" w:line="276" w:lineRule="auto"/>
      </w:pPr>
      <w:r>
        <w:rPr>
          <w:rFonts w:ascii="Times New Roman" w:hAnsi="Times New Roman" w:cs="Times New Roman"/>
          <w:sz w:val="24"/>
          <w:szCs w:val="24"/>
        </w:rPr>
        <w:t xml:space="preserve">Figure S_F14 presents predicted daily steps as a function of time and age, stratified by sex. Higher step counts were observed among younger participants at earlier time points, with progressively lower counts at older ages and longer follow-up. Both chronological age and time since baseline contributed independently to reductions in daily steps (Table S_T01). For example, a 70-year-old at baseline was predicted to accumulate 7,686 steps/day (95% CrI 7,269–8,097), declining to 5,443 steps/day (95% CrI 4,855–6,005) after 10 years—a reduction of approximately 2,200 steps/day. In contrast, an 85-year-old at baseline was predicted to take 5,239 steps/day (95% CrI 4,993–5,497), declining to 2,991 steps/day (95% CrI 2,485–3,507) over the same period.</w:t>
      </w:r>
      <w:ins w:id="1011" w:author="Author revision (JSHS-2026-1054)" w:date="2026-02-04T00:00:00Z">
        <w:r>
          <w:rPr>
            <w:rFonts w:ascii="Times New Roman" w:hAnsi="Times New Roman" w:cs="Times New Roman"/>
            <w:sz w:val="24"/>
            <w:szCs w:val="24"/>
          </w:rPr>
          <w:t xml:space="preserve"> These projected within-person values should not be equated with cross-sectional differences between individuals of different baseline ages, which are governed by a distinct baseline-age coefficient; the 10-year projections extend beyond the 4-year observation window and are presented as linear extrapolations only.</w:t>
        </w:r>
      </w:ins>
    </w:p>
    <w:p>
      <w:pPr>
        <w:spacing w:after="160" w:line="276" w:lineRule="auto"/>
      </w:pPr>
      <w:r>
        <w:rPr>
          <w:rFonts w:ascii="Times New Roman" w:hAnsi="Times New Roman" w:cs="Times New Roman"/>
          <w:sz w:val="24"/>
          <w:szCs w:val="24"/>
        </w:rPr>
        <w:t xml:space="preserve">Sensitivity analyses using frequentist linear mixed-effects models, fixed-effects regression, and spline-based specifications yielded consistent results (Supplementary Tables S_T04–S_T07; Figures S_F08–S_F13).</w:t>
      </w:r>
    </w:p>
    <w:p>
      <w:pPr>
        <w:spacing w:before="240" w:after="120"/>
        <w:keepNext/>
      </w:pPr>
      <w:r>
        <w:rPr>
          <w:rFonts w:ascii="Times New Roman" w:hAnsi="Times New Roman" w:cs="Times New Roman"/>
          <w:b/>
          <w:sz w:val="26"/>
          <w:szCs w:val="26"/>
        </w:rPr>
        <w:t xml:space="preserve">Daily Walking Time</w:t>
      </w:r>
    </w:p>
    <w:p>
      <w:pPr>
        <w:spacing w:after="160" w:line="276" w:lineRule="auto"/>
      </w:pPr>
      <w:r>
        <w:rPr>
          <w:rFonts w:ascii="Times New Roman" w:hAnsi="Times New Roman" w:cs="Times New Roman"/>
          <w:sz w:val="24"/>
          <w:szCs w:val="24"/>
        </w:rPr>
        <w:t xml:space="preserve">Observed walking time declined across waves (Figure W_F01), with wide variability (Figure W_F02). Model-based trajectories, including marginal sex and counterfactual projections, consistently demonstrated progressive reduction (Figures W_F03–W_F07).</w:t>
      </w:r>
    </w:p>
    <w:p>
      <w:pPr>
        <w:spacing w:after="160" w:line="276" w:lineRule="auto"/>
      </w:pPr>
      <w:r>
        <w:rPr>
          <w:rFonts w:ascii="Times New Roman" w:hAnsi="Times New Roman" w:cs="Times New Roman"/>
          <w:sz w:val="24"/>
          <w:szCs w:val="24"/>
        </w:rPr>
        <w:t xml:space="preserve">In the mixed-effects model, walking time declined by −3.0 minutes/day per year (95% CI −3.84 to −2.15, p &lt; 0.001; Table W_T01). Baseline age was inversely associated with walking duration (β = −2.06 min/day per year, 95% CI −2.66 to −1.47, p &lt; 0.001). Women walked fewer minutes per day than men, although the difference did not reach conventional statistical significance (β = −5.57 min/day, 95% CI −11.76 to 0.61, p = 0.078). Between-person heterogeneity was again substantial (random intercept SD 39.7 min/day; random slope SD 4.77 min/year), with a negative intercept–slope correlation (r = −0.32) indicating steeper decline among those walking more at baseline (Table W_T02). Sensitivity analyses and Bayesian diagnostics supported robustness of inference (Tables W_T04–W_T07; Figures W_F09–W_F13). The heat map (Figure W_F14) illustrated cumulative reductions of approximately 15 minutes/day over five years and 30 minutes/day over ten years.</w:t>
      </w:r>
    </w:p>
    <w:p>
      <w:pPr>
        <w:spacing w:before="240" w:after="120"/>
        <w:keepNext/>
      </w:pPr>
      <w:r>
        <w:rPr>
          <w:rFonts w:ascii="Times New Roman" w:hAnsi="Times New Roman" w:cs="Times New Roman"/>
          <w:b/>
          <w:sz w:val="26"/>
          <w:szCs w:val="26"/>
        </w:rPr>
        <w:t xml:space="preserve">Peak 30-Min Cadence</w:t>
      </w:r>
    </w:p>
    <w:p>
      <w:pPr>
        <w:spacing w:after="160" w:line="276" w:lineRule="auto"/>
      </w:pPr>
      <w:r>
        <w:rPr>
          <w:rFonts w:ascii="Times New Roman" w:hAnsi="Times New Roman" w:cs="Times New Roman"/>
          <w:sz w:val="24"/>
          <w:szCs w:val="24"/>
        </w:rPr>
        <w:t xml:space="preserve">Although crude wave-to-wave differences were modest (Figure C_F01), peak 30-min cadence showed wide dispersion (Figure C_F02) and clear model-implied longitudinal decline (Figures C_F03–C_F07). In the adjusted mixed-effects model, time was associated with a significant within-person reduction in peak cadence (β = −1.43 steps/min per year, 95% CI −1.77 to −1.08, p &lt; 0.001; Table C_T01). Baseline age was strongly inversely associated with peak cadence (β = −1.06 steps/min per year, 95% CI −1.29 to −0.84, p &lt; 0.001), and women exhibited lower sustained intensity than men (β = −3.59 steps/min, 95% CI −5.92 to −1.27, p = 0.003).</w:t>
      </w:r>
    </w:p>
    <w:p>
      <w:pPr>
        <w:spacing w:after="160" w:line="276" w:lineRule="auto"/>
      </w:pPr>
      <w:r>
        <w:rPr>
          <w:rFonts w:ascii="Times New Roman" w:hAnsi="Times New Roman" w:cs="Times New Roman"/>
          <w:sz w:val="24"/>
          <w:szCs w:val="24"/>
        </w:rPr>
        <w:t xml:space="preserve">Random-effects estimates demonstrated marked heterogeneity (random intercept SD 14.86 steps/min; random slope SD 2.43 steps/min/year) and a negative intercept–slope correlation (r = −0.27), indicating steeper decline among those with higher baseline intensity (Table C_T02). Fixed-effects, spline, and Bayesian models yielded consistent results (Tables C_T04–C_T07; Figures C_F09–C_F15). Heat map projections (Figure C_F14) showed that annual reductions of approximately 1.4 steps/min accumulate to roughly 7 steps/min over five years and 14–15 steps/min over ten years, with older adults beginning at lower predicted intensity levels.</w:t>
      </w:r>
    </w:p>
    <w:p>
      <w:pPr>
        <w:spacing w:before="240" w:after="120"/>
        <w:keepNext/>
      </w:pPr>
      <w:r>
        <w:rPr>
          <w:rFonts w:ascii="Times New Roman" w:hAnsi="Times New Roman" w:cs="Times New Roman"/>
          <w:b/>
          <w:sz w:val="26"/>
          <w:szCs w:val="26"/>
        </w:rPr>
        <w:t xml:space="preserve">Integrated Interpretation Across Outcomes</w:t>
      </w:r>
    </w:p>
    <w:p>
      <w:pPr>
        <w:spacing w:after="160" w:line="276" w:lineRule="auto"/>
      </w:pPr>
      <w:r>
        <w:rPr>
          <w:rFonts w:ascii="Times New Roman" w:hAnsi="Times New Roman" w:cs="Times New Roman"/>
          <w:sz w:val="24"/>
          <w:szCs w:val="24"/>
        </w:rPr>
        <w:t xml:space="preserve">Across all three outcomes –daily steps (volume), walking time (duration), and peak 30-minute cadence (intensity)–, we observed consistent within-person declines over time, independent of baseline age and sex. Although the magnitude of decline differed by metric (approximately 210–250 steps/day per year, 3 minutes/day per year, and 1.4 steps/min per year), the direction was uniform. Over 5 to 10 years, these seemingly modest annual reductions accumulated into substantial losses: more than 1,200–3,000 fewer steps per day, 15–30 fewer minutes of daily walking, and 7–15 steps/min lower sustained intensity.</w:t>
      </w:r>
    </w:p>
    <w:p>
      <w:pPr>
        <w:spacing w:after="160" w:line="276" w:lineRule="auto"/>
      </w:pPr>
      <w:r>
        <w:rPr>
          <w:rFonts w:ascii="Times New Roman" w:hAnsi="Times New Roman" w:cs="Times New Roman"/>
          <w:sz w:val="24"/>
          <w:szCs w:val="24"/>
        </w:rPr>
        <w:t xml:space="preserve">Older baseline age shifted trajectories downward for all outcomes, and sex differences were most pronounced for daily steps and peak cadence. Notably, participants with higher baseline activity levels tended to experience steeper rates of decline, as indicated by negative correlations between random intercepts and slopes.</w:t>
      </w:r>
      <w:ins w:id="1012" w:author="Author revision (JSHS-2026-1054)" w:date="2026-02-04T00:00:00Z">
        <w:r>
          <w:rPr>
            <w:rFonts w:ascii="Times New Roman" w:hAnsi="Times New Roman" w:cs="Times New Roman"/>
            <w:sz w:val="24"/>
            <w:szCs w:val="24"/>
          </w:rPr>
          <w:t xml:space="preserve"> This gradient across baseline-activity quartiles is shown in Figure 2 (new).</w:t>
        </w:r>
      </w:ins>
      <w:r>
        <w:rPr>
          <w:rFonts w:ascii="Times New Roman" w:hAnsi="Times New Roman" w:cs="Times New Roman"/>
          <w:sz w:val="24"/>
          <w:szCs w:val="24"/>
        </w:rPr>
        <w:t xml:space="preserve"> Taken together, these findings highlight that physical activity decline in late life is multidimensional, affecting not only how much older adults move, but also how long and how vigorously they are able to sustain activity. Heat map projections illustrate how small yearly reductions compound into large absolute losses, particularly among the oldest adults.</w:t>
      </w:r>
    </w:p>
    <w:p>
      <w:pPr>
        <w:spacing w:before="240" w:after="120"/>
        <w:keepNext/>
      </w:pPr>
      <w:r>
        <w:rPr>
          <w:rFonts w:ascii="Times New Roman" w:hAnsi="Times New Roman" w:cs="Times New Roman"/>
          <w:b/>
          <w:sz w:val="28"/>
          <w:szCs w:val="28"/>
        </w:rPr>
        <w:t xml:space="preserve">Discussion</w:t>
      </w:r>
    </w:p>
    <w:p>
      <w:pPr>
        <w:spacing w:after="160" w:line="276" w:lineRule="auto"/>
      </w:pPr>
      <w:r>
        <w:rPr>
          <w:rFonts w:ascii="Times New Roman" w:hAnsi="Times New Roman" w:cs="Times New Roman"/>
          <w:sz w:val="24"/>
          <w:szCs w:val="24"/>
        </w:rPr>
        <w:t xml:space="preserve">The present study demonstrates that in adults aged 70+ years, objectively measured physical activity declines progressively across volume (daily steps), duration (walking time), and intensity-related performance (peak 30-minute cadence). Although annual reductions appear modest in absolute magnitude, their cumulative impact over 5–10 years translates into clinically meaningful losses. These findings suggest that late-life behavioral ageing is not limited to reductions in total movement but also involves a progressive contraction of sustained ambulatory capacity and intensity (10,19).</w:t>
      </w:r>
    </w:p>
    <w:p>
      <w:pPr>
        <w:spacing w:after="160" w:line="276" w:lineRule="auto"/>
      </w:pPr>
      <w:r>
        <w:rPr>
          <w:rFonts w:ascii="Times New Roman" w:hAnsi="Times New Roman" w:cs="Times New Roman"/>
          <w:sz w:val="24"/>
          <w:szCs w:val="24"/>
        </w:rPr>
        <w:t xml:space="preserve">Our findings indicate that each additional year of advanced age is associated with measurable within-person reductions in daily steps, walking duration, and sustained cadence, independent of baseline age and sex. This pattern is consistent with prior longitudinal research showing accelerated declines in physical activity and mobility in older adults, particularly beyond the age of 75 (20). Previous cohort studies have demonstrated that lower daily step counts are associated with increased risk of mortality and cardiometabolic disease (21), and that both step volume and stepping intensity carry independent prognostic value (19). Similarly, reductions in walking speed, gait robustness, and ambulatory performance have been linked to higher risk of disability, institutionalization, and death (22). The observed decline in peak 30-minute cadence in the present study is particularly notable, as sustained cadence reflects ambulatory intensity and functional reserve. Declines in intensity-related metrics </w:t>
      </w:r>
      <w:del w:id="1013" w:author="Author revision (JSHS-2026-1054)" w:date="2026-02-04T00:00:00Z">
        <w:r>
          <w:rPr>
            <w:rFonts w:ascii="Times New Roman" w:hAnsi="Times New Roman" w:cs="Times New Roman"/>
            <w:sz w:val="24"/>
            <w:szCs w:val="24"/>
          </w:rPr>
          <w:delText xml:space="preserve">may therefore represent early manifestations of diminishing physiological capacity</w:delText>
        </w:r>
      </w:del>
      <w:ins w:id="1014" w:author="Author revision (JSHS-2026-1054)" w:date="2026-02-04T00:00:00Z">
        <w:r>
          <w:rPr>
            <w:rFonts w:ascii="Times New Roman" w:hAnsi="Times New Roman" w:cs="Times New Roman"/>
            <w:sz w:val="24"/>
            <w:szCs w:val="24"/>
          </w:rPr>
          <w:t xml:space="preserve">may therefore be an early marker of diminishing physiological capacity</w:t>
        </w:r>
      </w:ins>
      <w:r>
        <w:rPr>
          <w:rFonts w:ascii="Times New Roman" w:hAnsi="Times New Roman" w:cs="Times New Roman"/>
          <w:sz w:val="24"/>
          <w:szCs w:val="24"/>
        </w:rPr>
        <w:t xml:space="preserve">, even before overt mobility limitations become apparent (23,24). Several biological and functional mechanisms may explain these multidimensional declines (25). Advanced ageing is characterized by progressive sarcopenia, reduced neuromuscular efficiency, impaired mitochondrial function, and cardiovascular deconditioning. These processes collectively reduce both the capacity to accumulate movement and the ability to sustain higher stepping rates (26). In addition, age-related changes in balance control, proprioception, and motor coordination may contribute to shorter walking bouts and lower peak cadence. Importantly, the negative intercept–slope correlations observed across outcomes suggest that individuals with higher baseline activity levels experienced steeper absolute declines over time. This convergence pattern has been described in other physiological domains and may reflect narrowing functional reserve in advanced age (27).</w:t>
      </w:r>
    </w:p>
    <w:p>
      <w:pPr>
        <w:spacing w:after="160" w:line="276" w:lineRule="auto"/>
        <w:rPr>
          <w:ins w:id="1015" w:author="Author revision (JSHS-2026-1054)" w:date="2026-02-04T00:00:00Z"/>
        </w:rPr>
      </w:pPr>
      <w:ins w:id="1016" w:author="Author revision (JSHS-2026-1054)" w:date="2026-02-04T00:00:00Z">
        <w:r>
          <w:rPr>
            <w:rFonts w:ascii="Times New Roman" w:hAnsi="Times New Roman" w:cs="Times New Roman"/>
            <w:sz w:val="24"/>
            <w:szCs w:val="24"/>
          </w:rPr>
          <w:t xml:space="preserve">Notably, peak 30-minute cadence declined proportionally less than daily steps or walking time (approximately 2% versus 3–4% per year). Although higher-intensity capacities often decline first in maximal tasks, peak 30-minute cadence indexes the best sustained—rather than maximal—stepping of the day; older adults may preserve a short daily window of higher-cadence walking even as overall volume and duration contract, and the narrower dynamic range of cadence yields smaller proportional change. This pattern should be regarded as hypothesis-generating.</w:t>
        </w:r>
      </w:ins>
    </w:p>
    <w:p>
      <w:pPr>
        <w:spacing w:after="160" w:line="276" w:lineRule="auto"/>
      </w:pPr>
      <w:del w:id="1017" w:author="Author revision (JSHS-2026-1054)" w:date="2026-02-04T00:00:00Z">
        <w:r>
          <w:rPr>
            <w:rFonts w:ascii="Times New Roman" w:hAnsi="Times New Roman" w:cs="Times New Roman"/>
            <w:sz w:val="24"/>
            <w:szCs w:val="24"/>
          </w:rPr>
          <w:delText xml:space="preserve">Sex differences were outcome specific.</w:delText>
        </w:r>
      </w:del>
      <w:ins w:id="1018" w:author="Author revision (JSHS-2026-1054)" w:date="2026-02-04T00:00:00Z">
        <w:r>
          <w:rPr>
            <w:rFonts w:ascii="Times New Roman" w:hAnsi="Times New Roman" w:cs="Times New Roman"/>
            <w:sz w:val="24"/>
            <w:szCs w:val="24"/>
          </w:rPr>
          <w:t xml:space="preserve">Sex differences were confined to baseline levels rather than to rates of change.</w:t>
        </w:r>
      </w:ins>
      <w:r>
        <w:rPr>
          <w:rFonts w:ascii="Times New Roman" w:hAnsi="Times New Roman" w:cs="Times New Roman"/>
          <w:sz w:val="24"/>
          <w:szCs w:val="24"/>
        </w:rPr>
        <w:t xml:space="preserve"> Women accumulated fewer daily steps and exhibited lower sustained cadence than men, although slopes of decline were broadly parallel. These findings align with epidemiological evidence showing lower activity levels among older women, but similar age-related rates of decline once baseline differences are accounted for (28,29). Baseline age independently shifted trajectories downward across all outcomes, reinforcing that chronological age remains a strong determinant of activity capacity even within the oldest-old.</w:t>
      </w:r>
    </w:p>
    <w:p>
      <w:pPr>
        <w:spacing w:after="160" w:line="276" w:lineRule="auto"/>
      </w:pPr>
      <w:r>
        <w:rPr>
          <w:rFonts w:ascii="Times New Roman" w:hAnsi="Times New Roman" w:cs="Times New Roman"/>
          <w:sz w:val="24"/>
          <w:szCs w:val="24"/>
        </w:rPr>
        <w:t xml:space="preserve">From a public health perspective, the cumulative magnitude of decline is meaningful. A reduction of approximately 250 steps/day per year corresponds to more than 2,500 steps/day over a decade—levels associated in previous literature with clinically relevant differences in health risk (14).</w:t>
      </w:r>
      <w:ins w:id="1019" w:author="Author revision (JSHS-2026-1054)" w:date="2026-02-04T00:00:00Z">
        <w:r>
          <w:rPr>
            <w:rFonts w:ascii="Times New Roman" w:hAnsi="Times New Roman" w:cs="Times New Roman"/>
            <w:sz w:val="24"/>
            <w:szCs w:val="24"/>
          </w:rPr>
          <w:t xml:space="preserve"> These thresholds, however, derive largely from between-person, age-adjusted comparisons and cannot be equated directly with a within-person longitudinal decline of the same magnitude; moreover, in this age group declining health may reduce activity as much as the reverse. These associations should therefore be interpreted as markers of vulnerability rather than as established causal effects.</w:t>
        </w:r>
      </w:ins>
      <w:r>
        <w:rPr>
          <w:rFonts w:ascii="Times New Roman" w:hAnsi="Times New Roman" w:cs="Times New Roman"/>
          <w:sz w:val="24"/>
          <w:szCs w:val="24"/>
        </w:rPr>
        <w:t xml:space="preserve"> Similarly, a 3-minute/day annual reduction in walking time may translate into 30 fewer minutes of ambulatory activity per day over ten years, potentially reflecting substantial contraction of life-space mobility and social participation. Declines in sustained cadence of 7–15 steps/min over extended follow-up may signify substantial loss of cardiorespiratory and neuromuscular reserve (30). These multidimensional reductions underscore the importance of monitoring not only how much older adults move, but also how long and how intensely they are able to sustain movement.</w:t>
      </w:r>
    </w:p>
    <w:p>
      <w:pPr>
        <w:spacing w:after="160" w:line="276" w:lineRule="auto"/>
      </w:pPr>
      <w:r>
        <w:rPr>
          <w:rFonts w:ascii="Times New Roman" w:hAnsi="Times New Roman" w:cs="Times New Roman"/>
          <w:sz w:val="24"/>
          <w:szCs w:val="24"/>
        </w:rPr>
        <w:t xml:space="preserve">These findings have implications for intervention strategies. Preserving functional independence in very old adults may require attention not only to total activity volume but also to sustained intensity. Structured resistance training, high-velocity power training, and interval-based walking interventions have shown potential to mitigate age-related declines in neuromuscular and cardiovascular function (31).</w:t>
      </w:r>
    </w:p>
    <w:p>
      <w:pPr>
        <w:spacing w:before="240" w:after="120"/>
        <w:keepNext/>
      </w:pPr>
      <w:r>
        <w:rPr>
          <w:rFonts w:ascii="Times New Roman" w:hAnsi="Times New Roman" w:cs="Times New Roman"/>
          <w:b/>
          <w:sz w:val="26"/>
          <w:szCs w:val="26"/>
        </w:rPr>
        <w:t xml:space="preserve">Strengths and Limitations</w:t>
      </w:r>
    </w:p>
    <w:p>
      <w:pPr>
        <w:spacing w:after="160" w:line="276" w:lineRule="auto"/>
      </w:pPr>
      <w:r>
        <w:rPr>
          <w:rFonts w:ascii="Times New Roman" w:hAnsi="Times New Roman" w:cs="Times New Roman"/>
          <w:sz w:val="24"/>
          <w:szCs w:val="24"/>
        </w:rPr>
        <w:t xml:space="preserve">The present study has several strengths. It leveraged a nationally representative cohort of U.S. older adults with repeated annual wrist-worn accelerometry assessments, enabling objective characterization of free-living movement patterns over time. The integration of multiple complementary activity dimensions—volume, duration, and intensity—provides a more comprehensive depiction of behavioral ageing than reliance on a single metric. The use of mixed-effects modeling with random intercepts and slopes allowed appropriate handling of within-person correlation and unbalanced follow-up. The application of machine-learning-based step detection enhances measurement precision relative to traditional cut-point approaches.</w:t>
      </w:r>
    </w:p>
    <w:p>
      <w:pPr>
        <w:spacing w:after="160" w:line="276" w:lineRule="auto"/>
      </w:pPr>
      <w:r>
        <w:rPr>
          <w:rFonts w:ascii="Times New Roman" w:hAnsi="Times New Roman" w:cs="Times New Roman"/>
          <w:sz w:val="24"/>
          <w:szCs w:val="24"/>
        </w:rPr>
        <w:t xml:space="preserve">Several limitations should be acknowledged. First, although mixed-effects models accommodate incomplete follow-up under a missing-at-random assumption, attrition is inherent in very old cohorts and may bias estimates if missingness is related to unobserved health decline.</w:t>
      </w:r>
      <w:ins w:id="1020" w:author="Author revision (JSHS-2026-1054)" w:date="2026-02-04T00:00:00Z">
        <w:r>
          <w:rPr>
            <w:rFonts w:ascii="Times New Roman" w:hAnsi="Times New Roman" w:cs="Times New Roman"/>
            <w:sz w:val="24"/>
            <w:szCs w:val="24"/>
          </w:rPr>
          <w:t xml:space="preserve"> Because attrition in this cohort selectively removed less active participants, such bias would most plausibly render our estimates conservative (i.e., underestimating decline).</w:t>
        </w:r>
      </w:ins>
      <w:r>
        <w:rPr>
          <w:rFonts w:ascii="Times New Roman" w:hAnsi="Times New Roman" w:cs="Times New Roman"/>
          <w:sz w:val="24"/>
          <w:szCs w:val="24"/>
        </w:rPr>
        <w:t xml:space="preserve"> Second, accelerometry does not capture contextual domains of activity (e.g., leisure, occupational, or necessity-driven walking), limiting behavioral interpretation.</w:t>
      </w:r>
      <w:ins w:id="1021" w:author="Author revision (JSHS-2026-1054)" w:date="2026-02-04T00:00:00Z">
        <w:r>
          <w:rPr>
            <w:rFonts w:ascii="Times New Roman" w:hAnsi="Times New Roman" w:cs="Times New Roman"/>
            <w:sz w:val="24"/>
            <w:szCs w:val="24"/>
          </w:rPr>
          <w:t xml:space="preserve"> In addition, all three outcomes are walking-based; wrist-derived step metrics do not capture non-ambulatory or upper-body activity (e.g., standing, resistance or household tasks, cycling), so our characterization of “multidimensional” activity is specific to the ambulatory domain.</w:t>
        </w:r>
      </w:ins>
      <w:r>
        <w:rPr>
          <w:rFonts w:ascii="Times New Roman" w:hAnsi="Times New Roman" w:cs="Times New Roman"/>
          <w:sz w:val="24"/>
          <w:szCs w:val="24"/>
        </w:rPr>
        <w:t xml:space="preserve"> Third, while peak 30-minute cadence reflects sustained ambulatory intensity, it does not directly measure cardiorespiratory fitness. Fourth, the follow-up period, although spanning four annual waves, remains limited relative to the full trajectory of late-life decline.</w:t>
      </w:r>
      <w:ins w:id="1022" w:author="Author revision (JSHS-2026-1054)" w:date="2026-02-04T00:00:00Z">
        <w:r>
          <w:rPr>
            <w:rFonts w:ascii="Times New Roman" w:hAnsi="Times New Roman" w:cs="Times New Roman"/>
            <w:sz w:val="24"/>
            <w:szCs w:val="24"/>
          </w:rPr>
          <w:t xml:space="preserve"> Accordingly, the 5- and 10-year projections are illustrative linear extrapolations beyond the observed window; because late-life decline is unlikely to remain linear and may accelerate, these long-range values are de-emphasized throughout.</w:t>
        </w:r>
      </w:ins>
    </w:p>
    <w:p>
      <w:pPr>
        <w:spacing w:after="160" w:line="276" w:lineRule="auto"/>
      </w:pPr>
      <w:r>
        <w:rPr>
          <w:rFonts w:ascii="Times New Roman" w:hAnsi="Times New Roman" w:cs="Times New Roman"/>
          <w:sz w:val="24"/>
          <w:szCs w:val="24"/>
        </w:rPr>
        <w:t xml:space="preserve">Physical activity metrics may function both as determinants and as markers of broader health status and physiological reserve. Over the observation period, participants likely experienced unmeasured life events and health changes—including evolving comorbidity burden, medication adjustments, bereavement, or changes in social support—that were not fully captured. While baseline covariates and sensitivity analyses partially address confounding concerns, residual confounding cannot be excluded. Nevertheless, accelerometry-derived activity metrics represent objective behavioral phenotypes integrating multiple physiological systems and may provide early signals of vulnerability.</w:t>
      </w:r>
    </w:p>
    <w:p>
      <w:pPr>
        <w:spacing w:after="160" w:line="276" w:lineRule="auto"/>
      </w:pPr>
      <w:r>
        <w:rPr>
          <w:rFonts w:ascii="Times New Roman" w:hAnsi="Times New Roman" w:cs="Times New Roman"/>
          <w:sz w:val="24"/>
          <w:szCs w:val="24"/>
        </w:rPr>
        <w:t xml:space="preserve">Future research incorporating longer follow-up and time-varying measures of comorbidity, psychosocial factors, and environmental context would help disentangle causal pathways and clarify whether specific dimensions of decline precede disability, institutionalization, or mortality.</w:t>
      </w:r>
    </w:p>
    <w:p>
      <w:pPr>
        <w:spacing w:before="240" w:after="120"/>
        <w:keepNext/>
      </w:pPr>
      <w:r>
        <w:rPr>
          <w:rFonts w:ascii="Times New Roman" w:hAnsi="Times New Roman" w:cs="Times New Roman"/>
          <w:b/>
          <w:sz w:val="26"/>
          <w:szCs w:val="26"/>
        </w:rPr>
        <w:t xml:space="preserve">Conclusions and Implications</w:t>
      </w:r>
    </w:p>
    <w:p>
      <w:pPr>
        <w:spacing w:after="160" w:line="276" w:lineRule="auto"/>
      </w:pPr>
      <w:r>
        <w:rPr>
          <w:rFonts w:ascii="Times New Roman" w:hAnsi="Times New Roman" w:cs="Times New Roman"/>
          <w:sz w:val="24"/>
          <w:szCs w:val="24"/>
        </w:rPr>
        <w:t xml:space="preserve">In adults aged 70 years and older, objectively measured physical activity declines progressively across volume, duration, and intensity dimensions. Although annual reductions appear modest, they accumulate into clinically meaningful losses over time. </w:t>
      </w:r>
    </w:p>
    <w:p>
      <w:pPr>
        <w:spacing w:after="160" w:line="276" w:lineRule="auto"/>
      </w:pPr>
      <w:r>
        <w:rPr>
          <w:rFonts w:ascii="Times New Roman" w:hAnsi="Times New Roman" w:cs="Times New Roman"/>
          <w:sz w:val="24"/>
          <w:szCs w:val="24"/>
        </w:rPr>
        <w:t xml:space="preserve">Monitoring complementary accelerometry-derived metrics may enhance early identification of vulnerability and inform targeted strategies aimed at preserving mobility and independence in very old adults. Promoting physical activity throughout mid and late life remains a central public health priority to mitigate functional decline and support healthy ageing.</w:t>
      </w:r>
    </w:p>
    <w:sectPr>
      <w:pgSz w:w="12240" w:h="15840"/>
      <w:pgMar w:top="1440" w:bottom="1440" w:left="1440" w:right="144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